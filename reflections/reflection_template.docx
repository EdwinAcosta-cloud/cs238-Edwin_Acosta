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DA165" w14:textId="12AEF381" w:rsidR="005A7A0C" w:rsidRPr="005A7A0C" w:rsidRDefault="002139A1" w:rsidP="005A7A0C">
      <w:pPr>
        <w:pStyle w:val="Heading2"/>
      </w:pPr>
      <w:r>
        <w:t>Topic 1</w:t>
      </w:r>
    </w:p>
    <w:p w14:paraId="50C93482" w14:textId="652E57CA" w:rsidR="005A7A0C" w:rsidRDefault="00392721" w:rsidP="005A7A0C">
      <w:pPr>
        <w:spacing w:line="360" w:lineRule="auto"/>
        <w:rPr>
          <w:ins w:id="0" w:author="Chad Curtis" w:date="2026-01-26T08:03:00Z" w16du:dateUtc="2026-01-26T16:03:00Z"/>
        </w:rPr>
      </w:pPr>
      <w:r>
        <w:t xml:space="preserve">This is how you might organize your reflection. Do not change the file settings but </w:t>
      </w:r>
      <w:r>
        <w:rPr>
          <w:i/>
          <w:iCs/>
        </w:rPr>
        <w:t xml:space="preserve">do </w:t>
      </w:r>
      <w:r>
        <w:t>change the title of the headers to be appropriate for your topic</w:t>
      </w:r>
      <w:r w:rsidR="004B4F6A">
        <w:t>. You can delete the filler text below when you start writing your own reflection.</w:t>
      </w:r>
    </w:p>
    <w:p w14:paraId="5D412587" w14:textId="112659DC" w:rsidR="001C60D7" w:rsidRPr="00392721" w:rsidDel="000E511C" w:rsidRDefault="001C60D7" w:rsidP="005A7A0C">
      <w:pPr>
        <w:spacing w:line="360" w:lineRule="auto"/>
        <w:rPr>
          <w:del w:id="1" w:author="Chad Curtis" w:date="2026-01-26T08:04:00Z" w16du:dateUtc="2026-01-26T16:04:00Z"/>
        </w:rPr>
      </w:pPr>
    </w:p>
    <w:p w14:paraId="0845AD4A" w14:textId="61DE7304" w:rsidR="005A7A0C" w:rsidRDefault="002139A1" w:rsidP="005A7A0C">
      <w:pPr>
        <w:pStyle w:val="Heading2"/>
      </w:pPr>
      <w:r>
        <w:t>Topic 2</w:t>
      </w:r>
    </w:p>
    <w:p w14:paraId="3FC95F93" w14:textId="7895D271" w:rsidR="005A7A0C" w:rsidRPr="00392721" w:rsidRDefault="00392721" w:rsidP="005A7A0C">
      <w:pPr>
        <w:spacing w:line="360" w:lineRule="auto"/>
      </w:pPr>
      <w:r>
        <w:t>Aim for 500 words to get full credit.</w:t>
      </w:r>
    </w:p>
    <w:p w14:paraId="4B7767E7" w14:textId="500D00BB" w:rsidR="005A7A0C" w:rsidRPr="00392721" w:rsidRDefault="002139A1" w:rsidP="005A7A0C">
      <w:pPr>
        <w:pStyle w:val="Heading2"/>
      </w:pPr>
      <w:r w:rsidRPr="00392721">
        <w:t>Topic 3</w:t>
      </w:r>
    </w:p>
    <w:p w14:paraId="04D0D5C8" w14:textId="3E23D8BA" w:rsidR="002139A1" w:rsidRPr="00392721" w:rsidRDefault="00392721" w:rsidP="005A7A0C">
      <w:pPr>
        <w:spacing w:line="360" w:lineRule="auto"/>
      </w:pPr>
      <w:r w:rsidRPr="00392721">
        <w:t>And remember to complete t</w:t>
      </w:r>
      <w:r>
        <w:t>he AI Honors Statement below to get full credit.</w:t>
      </w:r>
    </w:p>
    <w:p w14:paraId="4DF4A54F" w14:textId="5E645FFB" w:rsidR="002139A1" w:rsidRPr="000E511C" w:rsidRDefault="002139A1">
      <w:pPr>
        <w:rPr>
          <w:b/>
          <w:bCs/>
          <w:rPrChange w:id="2" w:author="Chad Curtis" w:date="2026-01-26T08:04:00Z" w16du:dateUtc="2026-01-26T16:04:00Z">
            <w:rPr>
              <w:b/>
              <w:bCs/>
              <w:lang w:val="fr-FR"/>
            </w:rPr>
          </w:rPrChange>
        </w:rPr>
      </w:pPr>
      <w:r w:rsidRPr="00392721">
        <w:br w:type="page"/>
      </w:r>
      <w:r w:rsidRPr="000E511C">
        <w:rPr>
          <w:b/>
          <w:bCs/>
          <w:rPrChange w:id="3" w:author="Chad Curtis" w:date="2026-01-26T08:04:00Z" w16du:dateUtc="2026-01-26T16:04:00Z">
            <w:rPr>
              <w:b/>
              <w:bCs/>
              <w:lang w:val="fr-FR"/>
            </w:rPr>
          </w:rPrChange>
        </w:rPr>
        <w:lastRenderedPageBreak/>
        <w:t>AI Policy Statement</w:t>
      </w:r>
    </w:p>
    <w:p w14:paraId="136E794D" w14:textId="3AD3ACA0" w:rsidR="002139A1" w:rsidRDefault="002139A1">
      <w:r>
        <w:t xml:space="preserve">By writing my name below, I acknowledge that I did not use ChatGPT or any </w:t>
      </w:r>
      <w:r w:rsidR="004B4F6A">
        <w:t xml:space="preserve">other </w:t>
      </w:r>
      <w:r>
        <w:t>AI software to assist in this assignment in any way.</w:t>
      </w:r>
      <w:r w:rsidR="004B4F6A">
        <w:t xml:space="preserve"> All writing is my own work.</w:t>
      </w:r>
    </w:p>
    <w:p w14:paraId="643BBAF2" w14:textId="77777777" w:rsidR="002139A1" w:rsidRDefault="002139A1"/>
    <w:p w14:paraId="65B4F80B" w14:textId="77777777" w:rsidR="002139A1" w:rsidRDefault="002139A1"/>
    <w:p w14:paraId="187ED01E" w14:textId="3B2C740A" w:rsidR="002139A1" w:rsidRDefault="002139A1">
      <w:r>
        <w:t>Name: __________________________________________ Date: _______________________</w:t>
      </w:r>
    </w:p>
    <w:sectPr w:rsidR="00213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13EC1" w14:textId="77777777" w:rsidR="001C175C" w:rsidRDefault="001C175C" w:rsidP="005A7A0C">
      <w:pPr>
        <w:spacing w:after="0"/>
      </w:pPr>
      <w:r>
        <w:separator/>
      </w:r>
    </w:p>
  </w:endnote>
  <w:endnote w:type="continuationSeparator" w:id="0">
    <w:p w14:paraId="04CDA363" w14:textId="77777777" w:rsidR="001C175C" w:rsidRDefault="001C175C" w:rsidP="005A7A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DF8FA" w14:textId="77777777" w:rsidR="001C175C" w:rsidRDefault="001C175C" w:rsidP="005A7A0C">
      <w:pPr>
        <w:spacing w:after="0"/>
      </w:pPr>
      <w:r>
        <w:separator/>
      </w:r>
    </w:p>
  </w:footnote>
  <w:footnote w:type="continuationSeparator" w:id="0">
    <w:p w14:paraId="21A34E8C" w14:textId="77777777" w:rsidR="001C175C" w:rsidRDefault="001C175C" w:rsidP="005A7A0C">
      <w:pPr>
        <w:spacing w:after="0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ad Curtis">
    <w15:presenceInfo w15:providerId="AD" w15:userId="S::5007906431@nevadastate.edu::38a02105-9cae-420c-8cfa-941269c32f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markup="0"/>
  <w:trackRevisions/>
  <w:documentProtection w:edit="trackedChanges" w:enforcement="1" w:cryptProviderType="rsaAES" w:cryptAlgorithmClass="hash" w:cryptAlgorithmType="typeAny" w:cryptAlgorithmSid="14" w:cryptSpinCount="100000" w:hash="9yon+Td3j7VpYpqDGiNrL82AO1pwZhuEJebTgcCchbIwOn4ZVAeGuENI0KWZZDeUkmtLdWMmdJgjM+t9bcXCOA==" w:salt="pL88Bg8Aa7g6T8EC6vwleg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0C"/>
    <w:rsid w:val="00086D0B"/>
    <w:rsid w:val="000E511C"/>
    <w:rsid w:val="001C175C"/>
    <w:rsid w:val="001C60D7"/>
    <w:rsid w:val="002139A1"/>
    <w:rsid w:val="00312C5A"/>
    <w:rsid w:val="00392721"/>
    <w:rsid w:val="003C6052"/>
    <w:rsid w:val="004779D9"/>
    <w:rsid w:val="004B4F6A"/>
    <w:rsid w:val="005A7A0C"/>
    <w:rsid w:val="007722DC"/>
    <w:rsid w:val="00B62C22"/>
    <w:rsid w:val="00D3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02EF6"/>
  <w15:chartTrackingRefBased/>
  <w15:docId w15:val="{549E4F17-B611-4501-8A05-001827D5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A0C"/>
    <w:pPr>
      <w:spacing w:after="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7A0C"/>
    <w:rPr>
      <w:b/>
      <w:bCs/>
    </w:rPr>
  </w:style>
  <w:style w:type="paragraph" w:styleId="NormalWeb">
    <w:name w:val="Normal (Web)"/>
    <w:basedOn w:val="Normal"/>
    <w:uiPriority w:val="99"/>
    <w:unhideWhenUsed/>
    <w:rsid w:val="005A7A0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A7A0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A7A0C"/>
  </w:style>
  <w:style w:type="paragraph" w:styleId="Footer">
    <w:name w:val="footer"/>
    <w:basedOn w:val="Normal"/>
    <w:link w:val="FooterChar"/>
    <w:uiPriority w:val="99"/>
    <w:unhideWhenUsed/>
    <w:rsid w:val="005A7A0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A7A0C"/>
  </w:style>
  <w:style w:type="paragraph" w:styleId="Revision">
    <w:name w:val="Revision"/>
    <w:hidden/>
    <w:uiPriority w:val="99"/>
    <w:semiHidden/>
    <w:rsid w:val="00312C5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95</Words>
  <Characters>540</Characters>
  <Application>Microsoft Office Word</Application>
  <DocSecurity>0</DocSecurity>
  <Lines>10</Lines>
  <Paragraphs>4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Curtis</dc:creator>
  <cp:keywords/>
  <dc:description/>
  <cp:lastModifiedBy>Chad Curtis</cp:lastModifiedBy>
  <cp:revision>7</cp:revision>
  <dcterms:created xsi:type="dcterms:W3CDTF">2021-01-19T23:47:00Z</dcterms:created>
  <dcterms:modified xsi:type="dcterms:W3CDTF">2026-01-26T16:04:00Z</dcterms:modified>
</cp:coreProperties>
</file>